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C7C88" w14:textId="73FC000F" w:rsidR="00000000" w:rsidRPr="00377C9A" w:rsidRDefault="00377C9A" w:rsidP="00377C9A">
      <w:pPr>
        <w:jc w:val="center"/>
        <w:rPr>
          <w:sz w:val="44"/>
          <w:szCs w:val="44"/>
        </w:rPr>
      </w:pPr>
      <w:proofErr w:type="spellStart"/>
      <w:r w:rsidRPr="00377C9A">
        <w:rPr>
          <w:sz w:val="44"/>
          <w:szCs w:val="44"/>
        </w:rPr>
        <w:t>E</w:t>
      </w:r>
      <w:r w:rsidRPr="00377C9A">
        <w:rPr>
          <w:rFonts w:hint="eastAsia"/>
          <w:sz w:val="44"/>
          <w:szCs w:val="44"/>
        </w:rPr>
        <w:t>boom</w:t>
      </w:r>
      <w:proofErr w:type="spellEnd"/>
      <w:r w:rsidRPr="00377C9A">
        <w:rPr>
          <w:rFonts w:hint="eastAsia"/>
          <w:sz w:val="44"/>
          <w:szCs w:val="44"/>
        </w:rPr>
        <w:t xml:space="preserve"> APP 技术开发说明</w:t>
      </w:r>
    </w:p>
    <w:p w14:paraId="4CBB1FE2" w14:textId="77777777" w:rsidR="00377C9A" w:rsidRDefault="00377C9A"/>
    <w:p w14:paraId="72CB0292" w14:textId="0943136D" w:rsidR="00377C9A" w:rsidRDefault="00377C9A" w:rsidP="00377C9A">
      <w:pPr>
        <w:pStyle w:val="1"/>
        <w:numPr>
          <w:ilvl w:val="0"/>
          <w:numId w:val="1"/>
        </w:numPr>
      </w:pPr>
      <w:r>
        <w:rPr>
          <w:rFonts w:hint="eastAsia"/>
        </w:rPr>
        <w:t>概述</w:t>
      </w:r>
    </w:p>
    <w:p w14:paraId="3DB0E2E8" w14:textId="1F172D01" w:rsidR="00377C9A" w:rsidRDefault="00377C9A">
      <w:r>
        <w:rPr>
          <w:rFonts w:hint="eastAsia"/>
        </w:rPr>
        <w:t>此文档是给app开发人员，java开发人员，测试人员使用的。</w:t>
      </w:r>
    </w:p>
    <w:p w14:paraId="73BD82A1" w14:textId="125110C2" w:rsidR="00377C9A" w:rsidRDefault="00377C9A">
      <w:r>
        <w:rPr>
          <w:rFonts w:hint="eastAsia"/>
        </w:rPr>
        <w:t>开发人员按照文档进行app的 开发，页面，接口调用等 。</w:t>
      </w:r>
    </w:p>
    <w:p w14:paraId="55B2D317" w14:textId="77777777" w:rsidR="00377C9A" w:rsidRDefault="00377C9A"/>
    <w:p w14:paraId="180090A2" w14:textId="18F613ED" w:rsidR="00377C9A" w:rsidRDefault="00377C9A" w:rsidP="00377C9A">
      <w:pPr>
        <w:pStyle w:val="1"/>
        <w:numPr>
          <w:ilvl w:val="0"/>
          <w:numId w:val="1"/>
        </w:numPr>
      </w:pPr>
      <w:r>
        <w:rPr>
          <w:rFonts w:hint="eastAsia"/>
        </w:rPr>
        <w:t>基本要求</w:t>
      </w:r>
    </w:p>
    <w:p w14:paraId="078051D2" w14:textId="09A76C88" w:rsidR="00377C9A" w:rsidRDefault="005E493C">
      <w:r>
        <w:rPr>
          <w:rFonts w:hint="eastAsia"/>
        </w:rPr>
        <w:t>使用</w:t>
      </w:r>
      <w:proofErr w:type="spellStart"/>
      <w:r>
        <w:rPr>
          <w:rFonts w:hint="eastAsia"/>
        </w:rPr>
        <w:t>uniapp</w:t>
      </w:r>
      <w:proofErr w:type="spellEnd"/>
      <w:r>
        <w:rPr>
          <w:rFonts w:hint="eastAsia"/>
        </w:rPr>
        <w:t>开发。</w:t>
      </w:r>
    </w:p>
    <w:p w14:paraId="23A830C6" w14:textId="5C4EA3C1" w:rsidR="005E493C" w:rsidRDefault="005E493C">
      <w:r>
        <w:rPr>
          <w:rFonts w:hint="eastAsia"/>
        </w:rPr>
        <w:t>都是横屏模式。尽量兼容手机和pad。</w:t>
      </w:r>
    </w:p>
    <w:p w14:paraId="52C20207" w14:textId="4A4F025D" w:rsidR="005E493C" w:rsidRDefault="00F71CE9">
      <w:r>
        <w:rPr>
          <w:rFonts w:hint="eastAsia"/>
        </w:rPr>
        <w:t>需要制作安卓的安装包，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>的安装包，暂时不需要上架。</w:t>
      </w:r>
    </w:p>
    <w:p w14:paraId="1957D5DE" w14:textId="77236869" w:rsidR="00F71CE9" w:rsidRDefault="00F71CE9">
      <w:r>
        <w:rPr>
          <w:rFonts w:hint="eastAsia"/>
        </w:rPr>
        <w:t>制作安装包需要的证书等，尽量由客户方申请。</w:t>
      </w:r>
    </w:p>
    <w:p w14:paraId="7FFB7102" w14:textId="77777777" w:rsidR="00F71CE9" w:rsidRPr="005E493C" w:rsidRDefault="00F71CE9">
      <w:pPr>
        <w:rPr>
          <w:rFonts w:hint="eastAsia"/>
        </w:rPr>
      </w:pPr>
    </w:p>
    <w:p w14:paraId="0EA5F67E" w14:textId="1B68E8E0" w:rsidR="00377C9A" w:rsidRDefault="00F71CE9" w:rsidP="00F71CE9">
      <w:pPr>
        <w:pStyle w:val="1"/>
        <w:numPr>
          <w:ilvl w:val="0"/>
          <w:numId w:val="1"/>
        </w:numPr>
      </w:pPr>
      <w:r>
        <w:rPr>
          <w:rFonts w:hint="eastAsia"/>
        </w:rPr>
        <w:t>参考程序</w:t>
      </w:r>
    </w:p>
    <w:p w14:paraId="5F7E7175" w14:textId="28C3CADC" w:rsidR="00F71CE9" w:rsidRDefault="00F36EF8">
      <w:r>
        <w:rPr>
          <w:rFonts w:hint="eastAsia"/>
        </w:rPr>
        <w:t>我会给 1个 微信小程序 的全部代码，里面有 页面 和调接口的 实例。</w:t>
      </w:r>
    </w:p>
    <w:p w14:paraId="074F83F4" w14:textId="4225EBBB" w:rsidR="00F36EF8" w:rsidRDefault="00F36EF8">
      <w:r>
        <w:rPr>
          <w:rFonts w:hint="eastAsia"/>
        </w:rPr>
        <w:t xml:space="preserve">会给 1个 </w:t>
      </w:r>
      <w:proofErr w:type="spellStart"/>
      <w:r>
        <w:rPr>
          <w:rFonts w:hint="eastAsia"/>
        </w:rPr>
        <w:t>uniapp</w:t>
      </w:r>
      <w:proofErr w:type="spellEnd"/>
      <w:r>
        <w:rPr>
          <w:rFonts w:hint="eastAsia"/>
        </w:rPr>
        <w:t>版本的 app的代码，里面有 页面和调接口的实例。</w:t>
      </w:r>
    </w:p>
    <w:p w14:paraId="4EE61224" w14:textId="77CD420D" w:rsidR="00F36EF8" w:rsidRDefault="00F36EF8">
      <w:r>
        <w:rPr>
          <w:rFonts w:hint="eastAsia"/>
        </w:rPr>
        <w:t>我会给1个 安卓原生开发（java）的 app的 代码，里面有页面和调接口的实例。</w:t>
      </w:r>
    </w:p>
    <w:p w14:paraId="7BC6DBF2" w14:textId="7F5D162B" w:rsidR="00F36EF8" w:rsidRDefault="00330487" w:rsidP="00330487">
      <w:pPr>
        <w:pStyle w:val="1"/>
        <w:numPr>
          <w:ilvl w:val="0"/>
          <w:numId w:val="1"/>
        </w:numPr>
      </w:pPr>
      <w:r>
        <w:lastRenderedPageBreak/>
        <w:t>A</w:t>
      </w:r>
      <w:r>
        <w:rPr>
          <w:rFonts w:hint="eastAsia"/>
        </w:rPr>
        <w:t>pp本地缓存</w:t>
      </w:r>
    </w:p>
    <w:p w14:paraId="75FAF31F" w14:textId="3A6E8F97" w:rsidR="00330487" w:rsidRDefault="00330487" w:rsidP="00330487">
      <w:pPr>
        <w:pStyle w:val="2"/>
        <w:numPr>
          <w:ilvl w:val="1"/>
          <w:numId w:val="1"/>
        </w:numPr>
      </w:pPr>
      <w:r>
        <w:rPr>
          <w:rFonts w:hint="eastAsia"/>
        </w:rPr>
        <w:t>本地文件目录</w:t>
      </w:r>
    </w:p>
    <w:p w14:paraId="6D291017" w14:textId="1C095164" w:rsidR="00330487" w:rsidRDefault="00E548E1">
      <w:r>
        <w:rPr>
          <w:rFonts w:hint="eastAsia"/>
        </w:rPr>
        <w:t>很多图片，很多视频，很多音频等文件，需要用到。</w:t>
      </w:r>
    </w:p>
    <w:p w14:paraId="647CCF0E" w14:textId="04A9B666" w:rsidR="00E548E1" w:rsidRDefault="00E548E1">
      <w:pPr>
        <w:rPr>
          <w:rFonts w:hint="eastAsia"/>
        </w:rPr>
      </w:pPr>
      <w:r>
        <w:rPr>
          <w:rFonts w:hint="eastAsia"/>
        </w:rPr>
        <w:t>尤其是 音频，视频等，多次播放，尽量从本地播放，减少服务器压力。现在都是按流量收费的。</w:t>
      </w:r>
    </w:p>
    <w:p w14:paraId="56ECFB81" w14:textId="15E89EEC" w:rsidR="00330487" w:rsidRDefault="00330487" w:rsidP="00330487">
      <w:pPr>
        <w:pStyle w:val="2"/>
        <w:numPr>
          <w:ilvl w:val="1"/>
          <w:numId w:val="1"/>
        </w:numPr>
      </w:pPr>
      <w:r>
        <w:rPr>
          <w:rFonts w:hint="eastAsia"/>
        </w:rPr>
        <w:t>本地数据库</w:t>
      </w:r>
    </w:p>
    <w:p w14:paraId="71FBF189" w14:textId="48402303" w:rsidR="00330487" w:rsidRDefault="00496A0F">
      <w:r>
        <w:rPr>
          <w:rFonts w:hint="eastAsia"/>
        </w:rPr>
        <w:t xml:space="preserve">需要1个 </w:t>
      </w:r>
      <w:proofErr w:type="spellStart"/>
      <w:r>
        <w:rPr>
          <w:rFonts w:hint="eastAsia"/>
        </w:rPr>
        <w:t>sqlLite</w:t>
      </w:r>
      <w:proofErr w:type="spellEnd"/>
      <w:r>
        <w:rPr>
          <w:rFonts w:hint="eastAsia"/>
        </w:rPr>
        <w:t>数据，能存储结构化数据。需要存储哪些，我会在 文档中 给你建议 好 表的名称，字段的类型，记录的数据等。</w:t>
      </w:r>
    </w:p>
    <w:p w14:paraId="316A40D5" w14:textId="391F7EFF" w:rsidR="00496A0F" w:rsidRDefault="00496A0F">
      <w:pPr>
        <w:rPr>
          <w:rFonts w:hint="eastAsia"/>
        </w:rPr>
      </w:pPr>
      <w:r>
        <w:rPr>
          <w:rFonts w:hint="eastAsia"/>
        </w:rPr>
        <w:t>例如，1个人登录成功后，会把他的个人信息缓存到数据库。第二次启动app的时候，可直接用这些信息 默认登录。</w:t>
      </w:r>
    </w:p>
    <w:p w14:paraId="190C984F" w14:textId="1B4094AA" w:rsidR="00496A0F" w:rsidRDefault="00496A0F" w:rsidP="00496A0F">
      <w:pPr>
        <w:pStyle w:val="2"/>
        <w:numPr>
          <w:ilvl w:val="1"/>
          <w:numId w:val="1"/>
        </w:numPr>
      </w:pPr>
      <w:r>
        <w:rPr>
          <w:rFonts w:hint="eastAsia"/>
        </w:rPr>
        <w:t>清除缓存</w:t>
      </w:r>
    </w:p>
    <w:p w14:paraId="21C29AA9" w14:textId="74742025" w:rsidR="00496A0F" w:rsidRDefault="00496A0F">
      <w:r>
        <w:rPr>
          <w:rFonts w:hint="eastAsia"/>
        </w:rPr>
        <w:t>可以通过 手机 清除缓存</w:t>
      </w:r>
    </w:p>
    <w:p w14:paraId="390F9032" w14:textId="0D9767E2" w:rsidR="00496A0F" w:rsidRDefault="00496A0F">
      <w:r>
        <w:rPr>
          <w:rFonts w:hint="eastAsia"/>
        </w:rPr>
        <w:t>在 app 设置页面，有个清除缓存按钮，可清除。</w:t>
      </w:r>
    </w:p>
    <w:p w14:paraId="778F7896" w14:textId="0DB2C840" w:rsidR="00832391" w:rsidRDefault="00832391">
      <w:pPr>
        <w:rPr>
          <w:rFonts w:hint="eastAsia"/>
        </w:rPr>
      </w:pPr>
      <w:r>
        <w:rPr>
          <w:rFonts w:hint="eastAsia"/>
        </w:rPr>
        <w:t>可以设置多个 清除缓存的按钮，分别清除不同的缓存。</w:t>
      </w:r>
    </w:p>
    <w:p w14:paraId="12766C10" w14:textId="77777777" w:rsidR="00330487" w:rsidRDefault="00330487"/>
    <w:p w14:paraId="71E8E288" w14:textId="77777777" w:rsidR="00996F52" w:rsidRDefault="00996F52">
      <w:pPr>
        <w:rPr>
          <w:rFonts w:hint="eastAsia"/>
        </w:rPr>
      </w:pPr>
    </w:p>
    <w:p w14:paraId="18F293C7" w14:textId="63E5AEBD" w:rsidR="001849A0" w:rsidRDefault="001849A0" w:rsidP="001849A0">
      <w:pPr>
        <w:pStyle w:val="1"/>
        <w:numPr>
          <w:ilvl w:val="0"/>
          <w:numId w:val="1"/>
        </w:numPr>
      </w:pPr>
      <w:r>
        <w:rPr>
          <w:rFonts w:hint="eastAsia"/>
        </w:rPr>
        <w:t>关键概念</w:t>
      </w:r>
    </w:p>
    <w:p w14:paraId="6CF7A5AA" w14:textId="342F3B0D" w:rsidR="001849A0" w:rsidRDefault="001849A0" w:rsidP="001849A0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我们是1个技术平台</w:t>
      </w:r>
    </w:p>
    <w:p w14:paraId="40EA606E" w14:textId="525D3466" w:rsidR="001849A0" w:rsidRDefault="001849A0">
      <w:r>
        <w:rPr>
          <w:rFonts w:hint="eastAsia"/>
        </w:rPr>
        <w:t>我们致力于技术平台的开发，通过技术平台开发定制化项目，为不同的客户开发</w:t>
      </w:r>
      <w:r>
        <w:rPr>
          <w:rFonts w:hint="eastAsia"/>
        </w:rPr>
        <w:lastRenderedPageBreak/>
        <w:t>不同的系统和应用。</w:t>
      </w:r>
    </w:p>
    <w:p w14:paraId="6B6F298C" w14:textId="3E433CF6" w:rsidR="001849A0" w:rsidRDefault="001849A0">
      <w:r>
        <w:rPr>
          <w:rFonts w:hint="eastAsia"/>
        </w:rPr>
        <w:t xml:space="preserve">我们追求功能，模块，代码的共享和公用，尽量做到标准化，统一化，减少开发人员的开发量。因此，针对每个新的项目，我们都会在技术平台上给他创建一些基础信息。这个和 </w:t>
      </w:r>
      <w:proofErr w:type="spellStart"/>
      <w:r>
        <w:rPr>
          <w:rFonts w:hint="eastAsia"/>
        </w:rPr>
        <w:t>saas</w:t>
      </w:r>
      <w:proofErr w:type="spellEnd"/>
      <w:r>
        <w:rPr>
          <w:rFonts w:hint="eastAsia"/>
        </w:rPr>
        <w:t>平台类似，例如在淘宝上申请开店，就涉及到创建1个公司，创建多个店铺，创建多个管理员，创建多个仓库，创建很多商品等步骤。因此，开发1个新的app，就需要在平台创建很多固定的东西。</w:t>
      </w:r>
    </w:p>
    <w:p w14:paraId="64A360C5" w14:textId="141F16BB" w:rsidR="00996F52" w:rsidRDefault="00996F52" w:rsidP="00996F52">
      <w:pPr>
        <w:pStyle w:val="2"/>
        <w:numPr>
          <w:ilvl w:val="1"/>
          <w:numId w:val="1"/>
        </w:numPr>
      </w:pPr>
      <w:r>
        <w:rPr>
          <w:rFonts w:hint="eastAsia"/>
        </w:rPr>
        <w:t xml:space="preserve">开发技术管理平台 </w:t>
      </w:r>
    </w:p>
    <w:p w14:paraId="313FE392" w14:textId="4A6E6EDC" w:rsidR="00996F52" w:rsidRDefault="00FE52F6">
      <w:hyperlink r:id="rId5" w:history="1">
        <w:r w:rsidRPr="00406449">
          <w:rPr>
            <w:rStyle w:val="ae"/>
          </w:rPr>
          <w:t>http://tech.onefind.club/kpbase/login.xhtml</w:t>
        </w:r>
      </w:hyperlink>
    </w:p>
    <w:p w14:paraId="2D9BD145" w14:textId="14C20935" w:rsidR="00FE52F6" w:rsidRDefault="00FE52F6">
      <w:r>
        <w:rPr>
          <w:rFonts w:hint="eastAsia"/>
          <w:noProof/>
        </w:rPr>
        <w:drawing>
          <wp:inline distT="0" distB="0" distL="0" distR="0" wp14:anchorId="72E7E23C" wp14:editId="1C182380">
            <wp:extent cx="5270500" cy="2896870"/>
            <wp:effectExtent l="0" t="0" r="0" b="0"/>
            <wp:docPr id="64991981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19811" name="图片 1" descr="图形用户界面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28E4" w14:textId="77777777" w:rsidR="00FE52F6" w:rsidRDefault="00FE52F6"/>
    <w:p w14:paraId="37FD478E" w14:textId="668FA9DB" w:rsidR="00FE52F6" w:rsidRPr="00FE52F6" w:rsidRDefault="00FE52F6">
      <w:pPr>
        <w:rPr>
          <w:rFonts w:hint="eastAsia"/>
        </w:rPr>
      </w:pPr>
      <w:r>
        <w:rPr>
          <w:rFonts w:hint="eastAsia"/>
        </w:rPr>
        <w:t>签署协议后 创建用户名。</w:t>
      </w:r>
    </w:p>
    <w:p w14:paraId="5173130C" w14:textId="1D3E78B1" w:rsidR="00996F52" w:rsidRDefault="00FE52F6">
      <w:r>
        <w:rPr>
          <w:rFonts w:hint="eastAsia"/>
        </w:rPr>
        <w:t>这个域名是公司技术平台，每个开发人员登录，可查看任务，可查看接口等，这个要进行培训的。</w:t>
      </w:r>
    </w:p>
    <w:p w14:paraId="6BCBBFB0" w14:textId="4B46123D" w:rsidR="00FE52F6" w:rsidRDefault="00FE52F6">
      <w:r>
        <w:rPr>
          <w:rFonts w:hint="eastAsia"/>
        </w:rPr>
        <w:t>每个接口都有1个 模块可查看数据。</w:t>
      </w:r>
    </w:p>
    <w:p w14:paraId="79E6AFD7" w14:textId="5DAF1E18" w:rsidR="00FE52F6" w:rsidRDefault="00FE52F6">
      <w:pPr>
        <w:rPr>
          <w:rFonts w:hint="eastAsia"/>
        </w:rPr>
      </w:pPr>
      <w:r>
        <w:rPr>
          <w:rFonts w:hint="eastAsia"/>
        </w:rPr>
        <w:t xml:space="preserve">本次项目直接在客户提供的服务器上进行开发和调试，因此，在下面的章节里面 </w:t>
      </w:r>
      <w:r>
        <w:rPr>
          <w:rFonts w:hint="eastAsia"/>
        </w:rPr>
        <w:lastRenderedPageBreak/>
        <w:t>进行登录。</w:t>
      </w:r>
    </w:p>
    <w:p w14:paraId="74D8CED9" w14:textId="77777777" w:rsidR="00FE52F6" w:rsidRDefault="00FE52F6">
      <w:pPr>
        <w:rPr>
          <w:rFonts w:hint="eastAsia"/>
        </w:rPr>
      </w:pPr>
    </w:p>
    <w:p w14:paraId="328B2245" w14:textId="39C0EB6F" w:rsidR="00996F52" w:rsidRDefault="00996F52" w:rsidP="00996F52">
      <w:pPr>
        <w:pStyle w:val="2"/>
        <w:numPr>
          <w:ilvl w:val="1"/>
          <w:numId w:val="1"/>
        </w:numPr>
      </w:pPr>
      <w:r>
        <w:rPr>
          <w:rFonts w:hint="eastAsia"/>
        </w:rPr>
        <w:t>项目开发管理平台</w:t>
      </w:r>
    </w:p>
    <w:p w14:paraId="7095E703" w14:textId="37C74A6E" w:rsidR="00996F52" w:rsidRDefault="00FE52F6">
      <w:proofErr w:type="spellStart"/>
      <w:r>
        <w:rPr>
          <w:rFonts w:hint="eastAsia"/>
        </w:rPr>
        <w:t>eBoom</w:t>
      </w:r>
      <w:proofErr w:type="spellEnd"/>
      <w:r>
        <w:rPr>
          <w:rFonts w:hint="eastAsia"/>
        </w:rPr>
        <w:t>客户提供的服务器。</w:t>
      </w:r>
    </w:p>
    <w:p w14:paraId="70535EC0" w14:textId="5DFDBD30" w:rsidR="00FE52F6" w:rsidRDefault="00FE52F6">
      <w:hyperlink r:id="rId7" w:history="1">
        <w:r w:rsidRPr="00406449">
          <w:rPr>
            <w:rStyle w:val="ae"/>
          </w:rPr>
          <w:t>http://tech.eboom.com.cn/kpbase/login.xhtml?f=%2FsmsWay%2Findex.xhtml%3FfunctionID%3D8a2f462a5febf979015fec050287005f</w:t>
        </w:r>
      </w:hyperlink>
    </w:p>
    <w:p w14:paraId="7B56BCE2" w14:textId="6B091704" w:rsidR="00FE52F6" w:rsidRDefault="00A558FE">
      <w:r>
        <w:rPr>
          <w:rFonts w:hint="eastAsia"/>
          <w:noProof/>
        </w:rPr>
        <w:drawing>
          <wp:inline distT="0" distB="0" distL="0" distR="0" wp14:anchorId="56C4EF69" wp14:editId="6A05D378">
            <wp:extent cx="5270500" cy="3298825"/>
            <wp:effectExtent l="0" t="0" r="0" b="3175"/>
            <wp:docPr id="15863489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48961" name="图片 15863489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E47D" w14:textId="5F2C2FA1" w:rsidR="00A558FE" w:rsidRDefault="00A558FE">
      <w:r>
        <w:rPr>
          <w:rFonts w:hint="eastAsia"/>
        </w:rPr>
        <w:t>登录页面是一样的。签约后 创建用户名。</w:t>
      </w:r>
    </w:p>
    <w:p w14:paraId="5F94CF57" w14:textId="79C086F1" w:rsidR="00A558FE" w:rsidRPr="00FE52F6" w:rsidRDefault="00A558FE">
      <w:pPr>
        <w:rPr>
          <w:rFonts w:hint="eastAsia"/>
        </w:rPr>
      </w:pPr>
      <w:r>
        <w:rPr>
          <w:rFonts w:hint="eastAsia"/>
        </w:rPr>
        <w:t>后续 ，每个功能模块，在接口说明部分，都会指定查看数据的路径，登录成功后，在浏览器地址栏输入路径，就可以直接查看数据。</w:t>
      </w:r>
    </w:p>
    <w:p w14:paraId="57C03B33" w14:textId="77777777" w:rsidR="00996F52" w:rsidRDefault="00996F52"/>
    <w:p w14:paraId="7B19672B" w14:textId="51B1A6A7" w:rsidR="0078169F" w:rsidRDefault="0078169F" w:rsidP="00CF6FF8">
      <w:pPr>
        <w:pStyle w:val="2"/>
        <w:numPr>
          <w:ilvl w:val="1"/>
          <w:numId w:val="1"/>
        </w:numPr>
      </w:pPr>
      <w:r>
        <w:rPr>
          <w:rFonts w:hint="eastAsia"/>
        </w:rPr>
        <w:t>接口</w:t>
      </w:r>
      <w:r w:rsidR="00CF6FF8">
        <w:rPr>
          <w:rFonts w:hint="eastAsia"/>
        </w:rPr>
        <w:t>URL</w:t>
      </w:r>
    </w:p>
    <w:p w14:paraId="40C99941" w14:textId="2C480447" w:rsidR="00CF6FF8" w:rsidRDefault="00CF6FF8">
      <w:r>
        <w:rPr>
          <w:rFonts w:hint="eastAsia"/>
        </w:rPr>
        <w:t>每个app 都有1个或者多个接口服务器，本项目只有1个 接口服务器，具体地址如下：</w:t>
      </w:r>
    </w:p>
    <w:p w14:paraId="18EB7BD4" w14:textId="040DAF9E" w:rsidR="00CF6FF8" w:rsidRDefault="00CF6FF8">
      <w:hyperlink r:id="rId9" w:history="1">
        <w:r w:rsidRPr="00406449">
          <w:rPr>
            <w:rStyle w:val="ae"/>
          </w:rPr>
          <w:t>https://api.</w:t>
        </w:r>
        <w:r w:rsidRPr="00406449">
          <w:rPr>
            <w:rStyle w:val="ae"/>
            <w:rFonts w:hint="eastAsia"/>
          </w:rPr>
          <w:t>eboom.com.cn</w:t>
        </w:r>
        <w:r w:rsidRPr="00406449">
          <w:rPr>
            <w:rStyle w:val="ae"/>
          </w:rPr>
          <w:t>/interface-server/ap</w:t>
        </w:r>
        <w:r w:rsidRPr="00406449">
          <w:rPr>
            <w:rStyle w:val="ae"/>
          </w:rPr>
          <w:t>i</w:t>
        </w:r>
        <w:r w:rsidRPr="00406449">
          <w:rPr>
            <w:rStyle w:val="ae"/>
          </w:rPr>
          <w:t>/</w:t>
        </w:r>
      </w:hyperlink>
    </w:p>
    <w:p w14:paraId="6CBF10FE" w14:textId="1C5E2A30" w:rsidR="00CF6FF8" w:rsidRDefault="00CF6FF8">
      <w:r>
        <w:rPr>
          <w:rFonts w:hint="eastAsia"/>
        </w:rPr>
        <w:t>这个也1个 全局的常量。</w:t>
      </w:r>
    </w:p>
    <w:p w14:paraId="0A7CBF48" w14:textId="7C72E696" w:rsidR="00CF6FF8" w:rsidRDefault="00CF6FF8">
      <w:r>
        <w:rPr>
          <w:rFonts w:hint="eastAsia"/>
        </w:rPr>
        <w:t>客户方如果更换服务器，只要替换1下 域名部分 就行 。</w:t>
      </w:r>
    </w:p>
    <w:p w14:paraId="5EAA0C4E" w14:textId="1F03B4B0" w:rsidR="00CF6FF8" w:rsidRDefault="00CF6FF8">
      <w:r>
        <w:rPr>
          <w:rFonts w:hint="eastAsia"/>
        </w:rPr>
        <w:t xml:space="preserve">本问下面说的接口，都是在这个 </w:t>
      </w:r>
      <w:proofErr w:type="spellStart"/>
      <w:r>
        <w:rPr>
          <w:rFonts w:hint="eastAsia"/>
        </w:rPr>
        <w:t>url</w:t>
      </w:r>
      <w:proofErr w:type="spellEnd"/>
      <w:r w:rsidR="006714A8">
        <w:rPr>
          <w:rFonts w:hint="eastAsia"/>
        </w:rPr>
        <w:t>上的。</w:t>
      </w:r>
    </w:p>
    <w:p w14:paraId="7E532DD2" w14:textId="77777777" w:rsidR="00CF6FF8" w:rsidRPr="00CF6FF8" w:rsidRDefault="00CF6FF8">
      <w:pPr>
        <w:rPr>
          <w:rFonts w:hint="eastAsia"/>
        </w:rPr>
      </w:pPr>
    </w:p>
    <w:p w14:paraId="25171471" w14:textId="39EC0361" w:rsidR="001849A0" w:rsidRDefault="001849A0" w:rsidP="001849A0">
      <w:pPr>
        <w:pStyle w:val="2"/>
        <w:numPr>
          <w:ilvl w:val="1"/>
          <w:numId w:val="1"/>
        </w:numPr>
      </w:pPr>
      <w:r>
        <w:rPr>
          <w:rFonts w:hint="eastAsia"/>
        </w:rPr>
        <w:t>应用application</w:t>
      </w:r>
    </w:p>
    <w:p w14:paraId="775D23EA" w14:textId="26BD6D94" w:rsidR="001849A0" w:rsidRDefault="0078169F">
      <w:r>
        <w:rPr>
          <w:rFonts w:hint="eastAsia"/>
        </w:rPr>
        <w:t>应用是指1个 程序，例如 微博，微信，淘宝，都是1个 互联网应用。</w:t>
      </w:r>
    </w:p>
    <w:p w14:paraId="3E5DCB89" w14:textId="51CA5133" w:rsidR="0078169F" w:rsidRDefault="0078169F">
      <w:proofErr w:type="spellStart"/>
      <w:r>
        <w:rPr>
          <w:rFonts w:hint="eastAsia"/>
        </w:rPr>
        <w:t>eBoom</w:t>
      </w:r>
      <w:proofErr w:type="spellEnd"/>
      <w:r>
        <w:rPr>
          <w:rFonts w:hint="eastAsia"/>
        </w:rPr>
        <w:t xml:space="preserve"> 在我们平台上，也是1个应用。</w:t>
      </w:r>
    </w:p>
    <w:p w14:paraId="02D5B095" w14:textId="67098EB0" w:rsidR="0078169F" w:rsidRDefault="0078169F">
      <w:r>
        <w:rPr>
          <w:rFonts w:hint="eastAsia"/>
        </w:rPr>
        <w:t>已经创建成功。</w:t>
      </w:r>
    </w:p>
    <w:p w14:paraId="316D7482" w14:textId="0B5964A4" w:rsidR="0078169F" w:rsidRDefault="0078169F">
      <w:hyperlink r:id="rId10" w:history="1">
        <w:r w:rsidRPr="00406449">
          <w:rPr>
            <w:rStyle w:val="ae"/>
          </w:rPr>
          <w:t>http://tech.eboom.com.cn/kpbase/application/index.xhtml?functionID=8af5993a4f21b33a014f25109d0e0048</w:t>
        </w:r>
      </w:hyperlink>
    </w:p>
    <w:p w14:paraId="59C4FCDA" w14:textId="42B8BAF1" w:rsidR="0078169F" w:rsidRDefault="0078169F">
      <w:r>
        <w:rPr>
          <w:rFonts w:hint="eastAsia"/>
          <w:noProof/>
        </w:rPr>
        <w:drawing>
          <wp:inline distT="0" distB="0" distL="0" distR="0" wp14:anchorId="43E8778F" wp14:editId="3FDEE645">
            <wp:extent cx="5270500" cy="2232025"/>
            <wp:effectExtent l="0" t="0" r="0" b="3175"/>
            <wp:docPr id="13388730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73053" name="图片 13388730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0E40" w14:textId="0A0B2BE6" w:rsidR="0078169F" w:rsidRDefault="0078169F">
      <w:proofErr w:type="spellStart"/>
      <w:r>
        <w:rPr>
          <w:rFonts w:hint="eastAsia"/>
        </w:rPr>
        <w:t>applicationID</w:t>
      </w:r>
      <w:proofErr w:type="spellEnd"/>
      <w:r>
        <w:rPr>
          <w:rFonts w:hint="eastAsia"/>
        </w:rPr>
        <w:t xml:space="preserve"> ：在很多接口里面会用到，在本项目中，是唯一的，固定的，不变化的。</w:t>
      </w:r>
    </w:p>
    <w:p w14:paraId="26419DAE" w14:textId="3040CEF5" w:rsidR="0078169F" w:rsidRDefault="0078169F">
      <w:pPr>
        <w:rPr>
          <w:rFonts w:hint="eastAsia"/>
        </w:rPr>
      </w:pPr>
      <w:r>
        <w:rPr>
          <w:rFonts w:hint="eastAsia"/>
        </w:rPr>
        <w:t>注意 大写字母 和小写字母，都是固定的。</w:t>
      </w:r>
    </w:p>
    <w:p w14:paraId="7A8C41BA" w14:textId="6F90767E" w:rsidR="001849A0" w:rsidRDefault="0078169F">
      <w:pPr>
        <w:rPr>
          <w:rFonts w:hint="eastAsia"/>
        </w:rPr>
      </w:pPr>
      <w:proofErr w:type="spellStart"/>
      <w:r>
        <w:rPr>
          <w:rFonts w:hint="eastAsia"/>
        </w:rPr>
        <w:t>applicationID</w:t>
      </w:r>
      <w:proofErr w:type="spellEnd"/>
      <w:r>
        <w:rPr>
          <w:rFonts w:hint="eastAsia"/>
        </w:rPr>
        <w:t xml:space="preserve"> = </w:t>
      </w:r>
      <w:r w:rsidRPr="0078169F">
        <w:t>ff8080819ac6039e019ac8172ff100b6</w:t>
      </w:r>
    </w:p>
    <w:p w14:paraId="4C478A46" w14:textId="77777777" w:rsidR="0078169F" w:rsidRDefault="0078169F"/>
    <w:p w14:paraId="2324EDCF" w14:textId="26F98232" w:rsidR="00B24F92" w:rsidRDefault="00B24F92" w:rsidP="00B24F92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站点site</w:t>
      </w:r>
    </w:p>
    <w:p w14:paraId="72C93B04" w14:textId="51C976A9" w:rsidR="00B24F92" w:rsidRDefault="001E095B">
      <w:r>
        <w:rPr>
          <w:rFonts w:hint="eastAsia"/>
        </w:rPr>
        <w:t>站点是指 1个应用不同的终端程序，例如 微博有 安卓手机版，苹果手机版，电脑版等，每个终端上的程序算1个 站点。</w:t>
      </w:r>
    </w:p>
    <w:p w14:paraId="1E94DDFD" w14:textId="34313815" w:rsidR="001E095B" w:rsidRDefault="001E095B">
      <w:hyperlink r:id="rId12" w:history="1">
        <w:r w:rsidRPr="00406449">
          <w:rPr>
            <w:rStyle w:val="ae"/>
          </w:rPr>
          <w:t>http://tech.eboom.com.cn/kpbase/site/index.xhtml?functionID=8af5993a4f21b33a014f2510f740004a</w:t>
        </w:r>
      </w:hyperlink>
    </w:p>
    <w:p w14:paraId="56B0CE92" w14:textId="695C0969" w:rsidR="001E095B" w:rsidRDefault="000069B1">
      <w:r>
        <w:rPr>
          <w:rFonts w:hint="eastAsia"/>
          <w:noProof/>
        </w:rPr>
        <w:drawing>
          <wp:inline distT="0" distB="0" distL="0" distR="0" wp14:anchorId="0AE1F98F" wp14:editId="45530135">
            <wp:extent cx="5270500" cy="2407285"/>
            <wp:effectExtent l="0" t="0" r="0" b="5715"/>
            <wp:docPr id="4836518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1841" name="图片 4836518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6A05" w14:textId="5356141E" w:rsidR="000069B1" w:rsidRDefault="000069B1">
      <w:r>
        <w:rPr>
          <w:rFonts w:hint="eastAsia"/>
        </w:rPr>
        <w:t>已经创建了 安卓版 和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>版本的站点，</w:t>
      </w:r>
    </w:p>
    <w:p w14:paraId="6D0A975F" w14:textId="10027FD5" w:rsidR="000069B1" w:rsidRDefault="000069B1">
      <w:r>
        <w:rPr>
          <w:rFonts w:hint="eastAsia"/>
        </w:rPr>
        <w:t xml:space="preserve">安卓版的 </w:t>
      </w:r>
      <w:proofErr w:type="spellStart"/>
      <w:r>
        <w:rPr>
          <w:rFonts w:hint="eastAsia"/>
        </w:rPr>
        <w:t>siteID</w:t>
      </w:r>
      <w:proofErr w:type="spellEnd"/>
      <w:r>
        <w:rPr>
          <w:rFonts w:hint="eastAsia"/>
        </w:rPr>
        <w:t>：</w:t>
      </w:r>
      <w:r w:rsidRPr="000069B1">
        <w:t>ff8080819b535a05019b54b1f4240044</w:t>
      </w:r>
    </w:p>
    <w:p w14:paraId="44985FD8" w14:textId="44B83056" w:rsidR="000069B1" w:rsidRDefault="000069B1">
      <w:r>
        <w:t>I</w:t>
      </w:r>
      <w:r>
        <w:rPr>
          <w:rFonts w:hint="eastAsia"/>
        </w:rPr>
        <w:t xml:space="preserve">os的 </w:t>
      </w:r>
      <w:proofErr w:type="spellStart"/>
      <w:r>
        <w:rPr>
          <w:rFonts w:hint="eastAsia"/>
        </w:rPr>
        <w:t>siteID</w:t>
      </w:r>
      <w:proofErr w:type="spellEnd"/>
      <w:r>
        <w:rPr>
          <w:rFonts w:hint="eastAsia"/>
        </w:rPr>
        <w:t xml:space="preserve"> ：</w:t>
      </w:r>
      <w:r w:rsidRPr="000069B1">
        <w:t>ff8080819b535a05019b54b2afc5005a</w:t>
      </w:r>
    </w:p>
    <w:p w14:paraId="0374681A" w14:textId="64A00A52" w:rsidR="000069B1" w:rsidRDefault="000069B1">
      <w:r>
        <w:rPr>
          <w:rFonts w:hint="eastAsia"/>
        </w:rPr>
        <w:t xml:space="preserve">你在开发的时候，可以一直用 安卓版的 </w:t>
      </w:r>
    </w:p>
    <w:p w14:paraId="4F936B5D" w14:textId="7DF5819E" w:rsidR="000069B1" w:rsidRDefault="000069B1">
      <w:r>
        <w:rPr>
          <w:rFonts w:hint="eastAsia"/>
        </w:rPr>
        <w:t xml:space="preserve">在 输出 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 xml:space="preserve">版本的时候，可以换为 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>的 。</w:t>
      </w:r>
    </w:p>
    <w:p w14:paraId="4F9C96D3" w14:textId="4DB7A37C" w:rsidR="000069B1" w:rsidRDefault="00321192" w:rsidP="00321192">
      <w:pPr>
        <w:pStyle w:val="2"/>
        <w:numPr>
          <w:ilvl w:val="1"/>
          <w:numId w:val="1"/>
        </w:numPr>
      </w:pPr>
      <w:r>
        <w:rPr>
          <w:rFonts w:hint="eastAsia"/>
        </w:rPr>
        <w:t>公司company</w:t>
      </w:r>
    </w:p>
    <w:p w14:paraId="54939139" w14:textId="49E7BED0" w:rsidR="00321192" w:rsidRDefault="001E0C52">
      <w:r>
        <w:rPr>
          <w:rFonts w:hint="eastAsia"/>
        </w:rPr>
        <w:t>这是指客户的公司。</w:t>
      </w:r>
    </w:p>
    <w:p w14:paraId="6526082A" w14:textId="08F39996" w:rsidR="001E0C52" w:rsidRDefault="00234D3A">
      <w:hyperlink r:id="rId14" w:history="1">
        <w:r w:rsidRPr="00406449">
          <w:rPr>
            <w:rStyle w:val="ae"/>
          </w:rPr>
          <w:t>http://tech.eboom.com.cn/kpbase/company/index.xhtml?functionID=8af5993a4f21b33a014f2510f740004a</w:t>
        </w:r>
      </w:hyperlink>
    </w:p>
    <w:p w14:paraId="7D9B261B" w14:textId="61FBE7FD" w:rsidR="00234D3A" w:rsidRDefault="002A1345">
      <w:ins w:id="0" w:author="Sed Zhao" w:date="2025-12-25T18:54:00Z" w16du:dateUtc="2025-12-25T10:54:00Z">
        <w:r>
          <w:rPr>
            <w:noProof/>
            <w:sz w:val="40"/>
            <w:szCs w:val="40"/>
          </w:rPr>
          <w:lastRenderedPageBreak/>
          <w:drawing>
            <wp:inline distT="0" distB="0" distL="0" distR="0" wp14:anchorId="17FFC741" wp14:editId="114037B3">
              <wp:extent cx="5270500" cy="2538800"/>
              <wp:effectExtent l="0" t="0" r="0" b="1270"/>
              <wp:docPr id="1691469449" name="图片 1" descr="表格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91469449" name="图片 1" descr="表格&#10;&#10;AI 生成的内容可能不正确。"/>
                      <pic:cNvPicPr/>
                    </pic:nvPicPr>
                    <pic:blipFill>
                      <a:blip r:embed="rId1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0500" cy="2538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A46C4F6" w14:textId="3FB971F8" w:rsidR="002A1345" w:rsidRPr="00234D3A" w:rsidRDefault="002A1345">
      <w:proofErr w:type="spellStart"/>
      <w:proofErr w:type="gramStart"/>
      <w:r>
        <w:t>companyID</w:t>
      </w:r>
      <w:proofErr w:type="spellEnd"/>
      <w:r>
        <w:t xml:space="preserve"> :</w:t>
      </w:r>
      <w:proofErr w:type="gramEnd"/>
      <w:r w:rsidR="00FF15B5" w:rsidRPr="00FF15B5">
        <w:t xml:space="preserve"> </w:t>
      </w:r>
      <w:r w:rsidR="00FF15B5" w:rsidRPr="00FF15B5">
        <w:t>ff8080819ac6039e019ac81652a700b2</w:t>
      </w:r>
    </w:p>
    <w:p w14:paraId="2D112E5B" w14:textId="77777777" w:rsidR="000069B1" w:rsidRPr="001E095B" w:rsidRDefault="000069B1">
      <w:pPr>
        <w:rPr>
          <w:rFonts w:hint="eastAsia"/>
        </w:rPr>
      </w:pPr>
    </w:p>
    <w:p w14:paraId="0FA3CAA8" w14:textId="77777777" w:rsidR="00B24F92" w:rsidRDefault="00B24F92">
      <w:pPr>
        <w:rPr>
          <w:rFonts w:hint="eastAsia"/>
        </w:rPr>
      </w:pPr>
    </w:p>
    <w:p w14:paraId="7FD15CC1" w14:textId="761621B1" w:rsidR="001849A0" w:rsidRDefault="001849A0" w:rsidP="001849A0">
      <w:pPr>
        <w:pStyle w:val="2"/>
        <w:numPr>
          <w:ilvl w:val="1"/>
          <w:numId w:val="1"/>
        </w:numPr>
      </w:pPr>
      <w:r>
        <w:t>A</w:t>
      </w:r>
      <w:r>
        <w:rPr>
          <w:rFonts w:hint="eastAsia"/>
        </w:rPr>
        <w:t>pp里面应该有个固定的常量定义文件</w:t>
      </w:r>
    </w:p>
    <w:p w14:paraId="03FCF387" w14:textId="28C731C3" w:rsidR="001849A0" w:rsidRDefault="001849A0">
      <w:r>
        <w:rPr>
          <w:rFonts w:hint="eastAsia"/>
        </w:rPr>
        <w:t>在app代码里面，应该有个文件可定义全局性的常量（变量），其他文件可访问。本章节说的各种对象，各种ID，都需要定位为全局常量。</w:t>
      </w:r>
    </w:p>
    <w:p w14:paraId="5A5A8BA2" w14:textId="5BB7066D" w:rsidR="001849A0" w:rsidRDefault="00B46D61">
      <w:r>
        <w:rPr>
          <w:rFonts w:hint="eastAsia"/>
        </w:rPr>
        <w:t>后续会不断增加的，请关注文档章节变化。</w:t>
      </w:r>
    </w:p>
    <w:p w14:paraId="69571AE1" w14:textId="77777777" w:rsidR="00B46D61" w:rsidRPr="00B46D61" w:rsidRDefault="00B46D61">
      <w:pPr>
        <w:rPr>
          <w:rFonts w:hint="eastAsia"/>
        </w:rPr>
      </w:pPr>
    </w:p>
    <w:p w14:paraId="6FA1B34A" w14:textId="77777777" w:rsidR="001849A0" w:rsidRDefault="001849A0">
      <w:pPr>
        <w:rPr>
          <w:rFonts w:hint="eastAsia"/>
        </w:rPr>
      </w:pPr>
    </w:p>
    <w:p w14:paraId="28DD0488" w14:textId="4350F37B" w:rsidR="002B0F7B" w:rsidRDefault="002B0F7B" w:rsidP="002B0F7B">
      <w:pPr>
        <w:pStyle w:val="1"/>
        <w:numPr>
          <w:ilvl w:val="0"/>
          <w:numId w:val="1"/>
        </w:numPr>
      </w:pPr>
      <w:r>
        <w:t>A</w:t>
      </w:r>
      <w:r>
        <w:rPr>
          <w:rFonts w:hint="eastAsia"/>
        </w:rPr>
        <w:t>pp框架</w:t>
      </w:r>
    </w:p>
    <w:p w14:paraId="07294214" w14:textId="6602FB6D" w:rsidR="002B0F7B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t>启动页面</w:t>
      </w:r>
    </w:p>
    <w:p w14:paraId="5D1AE08B" w14:textId="5699AC4B" w:rsidR="00E64B40" w:rsidRDefault="00E64B40">
      <w:r>
        <w:rPr>
          <w:rFonts w:hint="eastAsia"/>
        </w:rPr>
        <w:t>每次启动都显示1个 页面，这个页面 是固定。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E413E1" w14:paraId="0B751D90" w14:textId="77777777" w:rsidTr="00E413E1">
        <w:tc>
          <w:tcPr>
            <w:tcW w:w="8290" w:type="dxa"/>
          </w:tcPr>
          <w:p w14:paraId="03E79977" w14:textId="4E5B4AB8" w:rsidR="00E413E1" w:rsidRDefault="00E413E1">
            <w:r>
              <w:t>接口</w:t>
            </w:r>
            <w:r>
              <w:rPr>
                <w:rFonts w:hint="eastAsia"/>
              </w:rPr>
              <w:t>001：获取设备信息</w:t>
            </w:r>
          </w:p>
          <w:p w14:paraId="445A3CFF" w14:textId="77777777" w:rsidR="00E413E1" w:rsidRDefault="00E413E1">
            <w:r>
              <w:rPr>
                <w:rFonts w:hint="eastAsia"/>
              </w:rPr>
              <w:lastRenderedPageBreak/>
              <w:t>每个手机运行了本app之前，都需要 注册成为1个 设备device。</w:t>
            </w:r>
          </w:p>
          <w:p w14:paraId="7202EC53" w14:textId="77777777" w:rsidR="00E413E1" w:rsidRDefault="00E413E1">
            <w:r>
              <w:t>A</w:t>
            </w:r>
            <w:r>
              <w:rPr>
                <w:rFonts w:hint="eastAsia"/>
              </w:rPr>
              <w:t>pp‘需要获取 当前手机的厂商，品牌，型号，mac地址，</w:t>
            </w:r>
            <w:proofErr w:type="spellStart"/>
            <w:r>
              <w:rPr>
                <w:rFonts w:hint="eastAsia"/>
              </w:rPr>
              <w:t>imei</w:t>
            </w:r>
            <w:proofErr w:type="spellEnd"/>
            <w:r>
              <w:rPr>
                <w:rFonts w:hint="eastAsia"/>
              </w:rPr>
              <w:t>号码等，调这个接口，注册到服务器端，，获取到 1个</w:t>
            </w:r>
            <w:proofErr w:type="spellStart"/>
            <w:r>
              <w:rPr>
                <w:rFonts w:hint="eastAsia"/>
              </w:rPr>
              <w:t>deviceID</w:t>
            </w:r>
            <w:proofErr w:type="spellEnd"/>
            <w:r>
              <w:rPr>
                <w:rFonts w:hint="eastAsia"/>
              </w:rPr>
              <w:t>，并缓存到本地数据库。</w:t>
            </w:r>
          </w:p>
          <w:p w14:paraId="487A0095" w14:textId="78D29AC8" w:rsidR="00E413E1" w:rsidRDefault="00E413E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注意，获取mac地址的时候，注意部分不同网络设备的 。例如 </w:t>
            </w:r>
            <w:proofErr w:type="spellStart"/>
            <w:r>
              <w:rPr>
                <w:rFonts w:hint="eastAsia"/>
              </w:rPr>
              <w:t>wifi</w:t>
            </w:r>
            <w:proofErr w:type="spellEnd"/>
            <w:r>
              <w:rPr>
                <w:rFonts w:hint="eastAsia"/>
              </w:rPr>
              <w:t xml:space="preserve"> 的 和 移动数据 的mac地址是不同的。</w:t>
            </w:r>
          </w:p>
        </w:tc>
      </w:tr>
      <w:tr w:rsidR="00E413E1" w14:paraId="2591268A" w14:textId="77777777" w:rsidTr="00E413E1">
        <w:tc>
          <w:tcPr>
            <w:tcW w:w="8290" w:type="dxa"/>
          </w:tcPr>
          <w:p w14:paraId="54B2B705" w14:textId="77777777" w:rsidR="00E413E1" w:rsidRDefault="00E413E1">
            <w:r>
              <w:rPr>
                <w:rFonts w:hint="eastAsia"/>
              </w:rPr>
              <w:lastRenderedPageBreak/>
              <w:t>接口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：</w:t>
            </w:r>
          </w:p>
          <w:p w14:paraId="693B6F2E" w14:textId="77777777" w:rsidR="00E413E1" w:rsidRDefault="004C2B8A">
            <w:r w:rsidRPr="004C2B8A">
              <w:t>https://api.eboom.com.cn/interface-server/api/submitDeviceInfo?applicationID=ff8080819ac6039e019ac8172ff100b6&amp;siteID=ff8080819b535a05019b54b1f4240044&amp;name=第一个设备&amp;mac=1.2.3.4</w:t>
            </w:r>
          </w:p>
          <w:p w14:paraId="26FBD117" w14:textId="1AE3EBC3" w:rsidR="004C2B8A" w:rsidRDefault="004C2B8A">
            <w:pPr>
              <w:rPr>
                <w:rFonts w:hint="eastAsia"/>
              </w:rPr>
            </w:pPr>
          </w:p>
        </w:tc>
      </w:tr>
      <w:tr w:rsidR="00E413E1" w14:paraId="6FE5605B" w14:textId="77777777" w:rsidTr="00E413E1">
        <w:tc>
          <w:tcPr>
            <w:tcW w:w="8290" w:type="dxa"/>
          </w:tcPr>
          <w:p w14:paraId="08D1D518" w14:textId="77777777" w:rsidR="00E413E1" w:rsidRDefault="004C2B8A">
            <w:r>
              <w:rPr>
                <w:rFonts w:hint="eastAsia"/>
              </w:rPr>
              <w:t>主要参数：</w:t>
            </w:r>
          </w:p>
          <w:p w14:paraId="41ED103A" w14:textId="77777777" w:rsidR="004C2B8A" w:rsidRDefault="004C2B8A" w:rsidP="004C2B8A">
            <w:proofErr w:type="spellStart"/>
            <w:r>
              <w:t>applicationID</w:t>
            </w:r>
            <w:proofErr w:type="spellEnd"/>
            <w:r>
              <w:t>：必须，后台创建的</w:t>
            </w:r>
          </w:p>
          <w:p w14:paraId="3E9446C1" w14:textId="77777777" w:rsidR="004C2B8A" w:rsidRDefault="004C2B8A" w:rsidP="004C2B8A">
            <w:proofErr w:type="spellStart"/>
            <w:r>
              <w:t>siteID</w:t>
            </w:r>
            <w:proofErr w:type="spellEnd"/>
            <w:r>
              <w:t xml:space="preserve"> 必须，后台创建的</w:t>
            </w:r>
          </w:p>
          <w:p w14:paraId="596B311B" w14:textId="77777777" w:rsidR="004C2B8A" w:rsidRDefault="004C2B8A" w:rsidP="004C2B8A">
            <w:r>
              <w:t>name：必须，设备名称，从 设备上获取到的，例如 xxx的</w:t>
            </w:r>
            <w:proofErr w:type="spellStart"/>
            <w:r>
              <w:t>iphone</w:t>
            </w:r>
            <w:proofErr w:type="spellEnd"/>
            <w:r>
              <w:t>；</w:t>
            </w:r>
          </w:p>
          <w:p w14:paraId="0047AE3B" w14:textId="77777777" w:rsidR="004C2B8A" w:rsidRDefault="004C2B8A" w:rsidP="004C2B8A">
            <w:proofErr w:type="spellStart"/>
            <w:r>
              <w:t>shortName</w:t>
            </w:r>
            <w:proofErr w:type="spellEnd"/>
            <w:r>
              <w:t>:可以为空，默认=name</w:t>
            </w:r>
          </w:p>
          <w:p w14:paraId="58F3C39B" w14:textId="77777777" w:rsidR="004C2B8A" w:rsidRDefault="004C2B8A" w:rsidP="004C2B8A">
            <w:r>
              <w:t>category： 设备类型： 1= pc，2=pad，3=手机 ，4=智能设备，</w:t>
            </w:r>
          </w:p>
          <w:p w14:paraId="1AA3F7AA" w14:textId="77777777" w:rsidR="004C2B8A" w:rsidRDefault="004C2B8A" w:rsidP="004C2B8A">
            <w:proofErr w:type="spellStart"/>
            <w:r>
              <w:t>OSname</w:t>
            </w:r>
            <w:proofErr w:type="spellEnd"/>
            <w:r>
              <w:t>：操作系统的 名称，版本号等</w:t>
            </w:r>
          </w:p>
          <w:p w14:paraId="1F60FB45" w14:textId="77777777" w:rsidR="004C2B8A" w:rsidRDefault="004C2B8A" w:rsidP="004C2B8A">
            <w:r>
              <w:t>company：制造商的名称</w:t>
            </w:r>
          </w:p>
          <w:p w14:paraId="6694369E" w14:textId="77777777" w:rsidR="004C2B8A" w:rsidRDefault="004C2B8A" w:rsidP="004C2B8A">
            <w:r>
              <w:t>model：品牌型号</w:t>
            </w:r>
          </w:p>
          <w:p w14:paraId="5F004036" w14:textId="77777777" w:rsidR="004C2B8A" w:rsidRDefault="004C2B8A" w:rsidP="004C2B8A">
            <w:proofErr w:type="spellStart"/>
            <w:r>
              <w:t>phoneNumber</w:t>
            </w:r>
            <w:proofErr w:type="spellEnd"/>
            <w:r>
              <w:t>：手机号；</w:t>
            </w:r>
          </w:p>
          <w:p w14:paraId="27AC3847" w14:textId="77777777" w:rsidR="004C2B8A" w:rsidRDefault="004C2B8A" w:rsidP="004C2B8A">
            <w:proofErr w:type="spellStart"/>
            <w:r>
              <w:t>udid</w:t>
            </w:r>
            <w:proofErr w:type="spellEnd"/>
            <w:r>
              <w:t xml:space="preserve">：一个字符串，每个设备 都会有的 </w:t>
            </w:r>
          </w:p>
          <w:p w14:paraId="14F7BB69" w14:textId="77777777" w:rsidR="004C2B8A" w:rsidRDefault="004C2B8A" w:rsidP="004C2B8A">
            <w:proofErr w:type="spellStart"/>
            <w:r>
              <w:lastRenderedPageBreak/>
              <w:t>imei</w:t>
            </w:r>
            <w:proofErr w:type="spellEnd"/>
            <w:r>
              <w:t>：手机特有的1个串</w:t>
            </w:r>
          </w:p>
          <w:p w14:paraId="7EDD66C9" w14:textId="77777777" w:rsidR="004C2B8A" w:rsidRDefault="004C2B8A" w:rsidP="004C2B8A">
            <w:r>
              <w:t>mac： 设备的mac地址；</w:t>
            </w:r>
          </w:p>
          <w:p w14:paraId="4C80450A" w14:textId="0EBD1D57" w:rsidR="004C2B8A" w:rsidRDefault="004C2B8A" w:rsidP="004C2B8A">
            <w:pPr>
              <w:rPr>
                <w:rFonts w:hint="eastAsia"/>
              </w:rPr>
            </w:pPr>
            <w:proofErr w:type="spellStart"/>
            <w:r>
              <w:t>pushDeviceID</w:t>
            </w:r>
            <w:proofErr w:type="spellEnd"/>
            <w:r>
              <w:t xml:space="preserve"> 可以为空，极光推送的 注册号。</w:t>
            </w:r>
          </w:p>
        </w:tc>
      </w:tr>
      <w:tr w:rsidR="004C2B8A" w14:paraId="1042A49F" w14:textId="77777777" w:rsidTr="00E413E1">
        <w:tc>
          <w:tcPr>
            <w:tcW w:w="8290" w:type="dxa"/>
          </w:tcPr>
          <w:p w14:paraId="4D1D5CD9" w14:textId="77777777" w:rsidR="004C2B8A" w:rsidRDefault="004C2B8A">
            <w:r>
              <w:rPr>
                <w:rFonts w:hint="eastAsia"/>
              </w:rPr>
              <w:lastRenderedPageBreak/>
              <w:t>返回值：</w:t>
            </w:r>
          </w:p>
          <w:p w14:paraId="326C1620" w14:textId="77777777" w:rsidR="004C2B8A" w:rsidRDefault="004C2B8A" w:rsidP="004C2B8A">
            <w:r>
              <w:t>{</w:t>
            </w:r>
          </w:p>
          <w:p w14:paraId="7799A017" w14:textId="77777777" w:rsidR="004C2B8A" w:rsidRDefault="004C2B8A" w:rsidP="004C2B8A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5B9F83B8" w14:textId="77777777" w:rsidR="004C2B8A" w:rsidRDefault="004C2B8A" w:rsidP="004C2B8A">
            <w:r>
              <w:tab/>
            </w:r>
            <w:r>
              <w:tab/>
              <w:t>"deviceID":"b9777138b0754747a54515e28555af28"</w:t>
            </w:r>
          </w:p>
          <w:p w14:paraId="118D234E" w14:textId="77777777" w:rsidR="004C2B8A" w:rsidRDefault="004C2B8A" w:rsidP="004C2B8A">
            <w:r>
              <w:tab/>
              <w:t>},</w:t>
            </w:r>
          </w:p>
          <w:p w14:paraId="6E902BAB" w14:textId="77777777" w:rsidR="004C2B8A" w:rsidRDefault="004C2B8A" w:rsidP="004C2B8A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2BE83223" w14:textId="77777777" w:rsidR="004C2B8A" w:rsidRDefault="004C2B8A" w:rsidP="004C2B8A">
            <w:r>
              <w:tab/>
            </w:r>
            <w:r>
              <w:tab/>
              <w:t>"code":0,</w:t>
            </w:r>
          </w:p>
          <w:p w14:paraId="05D83BAA" w14:textId="77777777" w:rsidR="004C2B8A" w:rsidRDefault="004C2B8A" w:rsidP="004C2B8A">
            <w:r>
              <w:tab/>
            </w:r>
            <w:r>
              <w:tab/>
              <w:t>"msg":"</w:t>
            </w:r>
            <w:proofErr w:type="spellStart"/>
            <w:r>
              <w:t>submitDeviceInfo</w:t>
            </w:r>
            <w:proofErr w:type="spellEnd"/>
            <w:r>
              <w:t xml:space="preserve"> success"</w:t>
            </w:r>
          </w:p>
          <w:p w14:paraId="53759F28" w14:textId="77777777" w:rsidR="004C2B8A" w:rsidRDefault="004C2B8A" w:rsidP="004C2B8A">
            <w:r>
              <w:tab/>
              <w:t>}</w:t>
            </w:r>
          </w:p>
          <w:p w14:paraId="1AFA52AE" w14:textId="6267966C" w:rsidR="004C2B8A" w:rsidRDefault="004C2B8A" w:rsidP="004C2B8A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5B0792C1" w14:textId="592B73B2" w:rsidR="00E413E1" w:rsidRDefault="004C2B8A">
      <w:r>
        <w:rPr>
          <w:rFonts w:hint="eastAsia"/>
        </w:rPr>
        <w:t>注意：</w:t>
      </w:r>
    </w:p>
    <w:p w14:paraId="3C55692A" w14:textId="1D7BBFF0" w:rsidR="004C2B8A" w:rsidRDefault="004C2B8A">
      <w:r>
        <w:rPr>
          <w:rFonts w:hint="eastAsia"/>
        </w:rPr>
        <w:t>接口的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格式都有相同的格式。</w:t>
      </w:r>
    </w:p>
    <w:p w14:paraId="3D12ECB1" w14:textId="0983765C" w:rsidR="004C2B8A" w:rsidRDefault="004C2B8A">
      <w:r>
        <w:t>C</w:t>
      </w:r>
      <w:r>
        <w:rPr>
          <w:rFonts w:hint="eastAsia"/>
        </w:rPr>
        <w:t>ode表示是否成功。0 表示成功，其他都是错误，需要根据错误 进行处理。</w:t>
      </w:r>
      <w:r>
        <w:t>M</w:t>
      </w:r>
      <w:r>
        <w:rPr>
          <w:rFonts w:hint="eastAsia"/>
        </w:rPr>
        <w:t>sg是给 开发人员看的，必须 转化为 美好的文字给 用户看，不能直接在页面上显示，。所有错误都是给 开发人员看的。</w:t>
      </w:r>
    </w:p>
    <w:p w14:paraId="714CE994" w14:textId="16EAADFD" w:rsidR="004C2B8A" w:rsidRDefault="001544A4">
      <w:r>
        <w:t>A</w:t>
      </w:r>
      <w:r>
        <w:rPr>
          <w:rFonts w:hint="eastAsia"/>
        </w:rPr>
        <w:t>pp每次启动的时候判断，如果本地缓存没有</w:t>
      </w:r>
      <w:proofErr w:type="spellStart"/>
      <w:r>
        <w:rPr>
          <w:rFonts w:hint="eastAsia"/>
        </w:rPr>
        <w:t>deviceID</w:t>
      </w:r>
      <w:proofErr w:type="spellEnd"/>
      <w:r>
        <w:rPr>
          <w:rFonts w:hint="eastAsia"/>
        </w:rPr>
        <w:t>，则必须调这个接口获取。</w:t>
      </w:r>
    </w:p>
    <w:p w14:paraId="56D816D2" w14:textId="77777777" w:rsidR="001544A4" w:rsidRPr="001544A4" w:rsidRDefault="001544A4">
      <w:pPr>
        <w:rPr>
          <w:rFonts w:hint="eastAsia"/>
        </w:rPr>
      </w:pPr>
    </w:p>
    <w:p w14:paraId="4BDEB02C" w14:textId="25A48ACC" w:rsidR="00E64B40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t>广告页面</w:t>
      </w:r>
    </w:p>
    <w:p w14:paraId="699AF891" w14:textId="2910A74E" w:rsidR="00E64B40" w:rsidRDefault="00E64B40">
      <w:r>
        <w:rPr>
          <w:rFonts w:hint="eastAsia"/>
        </w:rPr>
        <w:t>在本地 要有1个 缓存目录，可存储获取到的广告图片。 先弄 1个 图片，展</w:t>
      </w:r>
      <w:r>
        <w:rPr>
          <w:rFonts w:hint="eastAsia"/>
        </w:rPr>
        <w:lastRenderedPageBreak/>
        <w:t>示 5秒 倒计时。</w:t>
      </w:r>
    </w:p>
    <w:p w14:paraId="37A46A5E" w14:textId="21DD5959" w:rsidR="00E64B40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t>首次安装引导页面</w:t>
      </w:r>
    </w:p>
    <w:p w14:paraId="3B165A2F" w14:textId="07BC3A23" w:rsidR="00E64B40" w:rsidRDefault="00E64B40">
      <w:r>
        <w:rPr>
          <w:rFonts w:hint="eastAsia"/>
        </w:rPr>
        <w:t>在app首次运行的时候，显示固定的几个图片，最后1个图片有 立刻体验 按钮，按了这个按钮进入注册登录页面。</w:t>
      </w:r>
    </w:p>
    <w:p w14:paraId="68773C1D" w14:textId="2948DC4B" w:rsidR="00E64B40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t>注册登录页面</w:t>
      </w:r>
    </w:p>
    <w:p w14:paraId="5C93AEEA" w14:textId="3681B859" w:rsidR="00E64B40" w:rsidRDefault="00E64B40">
      <w:r>
        <w:rPr>
          <w:rFonts w:hint="eastAsia"/>
        </w:rPr>
        <w:t>目前，先做 手机号（用户名） + 密码 方式登录。</w:t>
      </w:r>
    </w:p>
    <w:p w14:paraId="30E3C096" w14:textId="058F7D00" w:rsidR="00E64B40" w:rsidRDefault="00E64B40">
      <w:r>
        <w:rPr>
          <w:rFonts w:hint="eastAsia"/>
        </w:rPr>
        <w:t>注册 和登录 是2个页面，可互相切换。</w:t>
      </w:r>
    </w:p>
    <w:p w14:paraId="602C5268" w14:textId="05C8064B" w:rsidR="00E64B40" w:rsidRDefault="00E64B40">
      <w:r>
        <w:rPr>
          <w:rFonts w:hint="eastAsia"/>
        </w:rPr>
        <w:t>注册页面 先 支持 手机号+ 短信验证码 方式注册。</w:t>
      </w:r>
    </w:p>
    <w:p w14:paraId="32AD3D18" w14:textId="7FF1D71B" w:rsidR="00E64B40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t>首页</w:t>
      </w:r>
    </w:p>
    <w:p w14:paraId="1E7D2DED" w14:textId="15403BD0" w:rsidR="00E64B40" w:rsidRDefault="00E64B40">
      <w:r>
        <w:rPr>
          <w:rFonts w:hint="eastAsia"/>
        </w:rPr>
        <w:t>登录成功进入首页。</w:t>
      </w:r>
    </w:p>
    <w:p w14:paraId="1F548D71" w14:textId="3FB7281F" w:rsidR="00E64B40" w:rsidRDefault="00E64B40">
      <w:r>
        <w:rPr>
          <w:rFonts w:hint="eastAsia"/>
        </w:rPr>
        <w:t>在首页 有 头像，点击进入个人中心页面 。</w:t>
      </w:r>
    </w:p>
    <w:p w14:paraId="1E4EFCA2" w14:textId="5D8E803D" w:rsidR="00E64B40" w:rsidRDefault="00E64B40">
      <w:r>
        <w:rPr>
          <w:rFonts w:hint="eastAsia"/>
        </w:rPr>
        <w:t>在个人中心 ，有退出登录 按钮。 按了退出登录 ，则 回退到 登录页面。</w:t>
      </w:r>
    </w:p>
    <w:p w14:paraId="62C6D91A" w14:textId="77777777" w:rsidR="00E64B40" w:rsidRPr="00E64B40" w:rsidRDefault="00E64B40">
      <w:pPr>
        <w:rPr>
          <w:rFonts w:hint="eastAsia"/>
        </w:rPr>
      </w:pPr>
    </w:p>
    <w:p w14:paraId="46E0F666" w14:textId="77777777" w:rsidR="00F36EF8" w:rsidRDefault="00F36EF8">
      <w:pPr>
        <w:rPr>
          <w:rFonts w:hint="eastAsia"/>
        </w:rPr>
      </w:pPr>
    </w:p>
    <w:sectPr w:rsidR="00F36EF8" w:rsidSect="00CC1C3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A597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4FDB523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174221685">
    <w:abstractNumId w:val="1"/>
  </w:num>
  <w:num w:numId="2" w16cid:durableId="209008224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d Zhao">
    <w15:presenceInfo w15:providerId="Windows Live" w15:userId="55ee1a8e0768b3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C9A"/>
    <w:rsid w:val="000069B1"/>
    <w:rsid w:val="000A7DB4"/>
    <w:rsid w:val="001544A4"/>
    <w:rsid w:val="001849A0"/>
    <w:rsid w:val="001936A2"/>
    <w:rsid w:val="00193EFB"/>
    <w:rsid w:val="001A7AA4"/>
    <w:rsid w:val="001E095B"/>
    <w:rsid w:val="001E0C52"/>
    <w:rsid w:val="001E54C9"/>
    <w:rsid w:val="00234D3A"/>
    <w:rsid w:val="002A1345"/>
    <w:rsid w:val="002B0F7B"/>
    <w:rsid w:val="00321192"/>
    <w:rsid w:val="00330487"/>
    <w:rsid w:val="00377C9A"/>
    <w:rsid w:val="0038460B"/>
    <w:rsid w:val="00426FAB"/>
    <w:rsid w:val="00460274"/>
    <w:rsid w:val="00496A0F"/>
    <w:rsid w:val="004C2B8A"/>
    <w:rsid w:val="004D5660"/>
    <w:rsid w:val="00554324"/>
    <w:rsid w:val="00596CB8"/>
    <w:rsid w:val="005E493C"/>
    <w:rsid w:val="006714A8"/>
    <w:rsid w:val="0078169F"/>
    <w:rsid w:val="00832391"/>
    <w:rsid w:val="008A7189"/>
    <w:rsid w:val="00976954"/>
    <w:rsid w:val="00996F52"/>
    <w:rsid w:val="00A558FE"/>
    <w:rsid w:val="00B24F92"/>
    <w:rsid w:val="00B46D61"/>
    <w:rsid w:val="00B75AD6"/>
    <w:rsid w:val="00BE5E87"/>
    <w:rsid w:val="00C32CC8"/>
    <w:rsid w:val="00CC1C3D"/>
    <w:rsid w:val="00CF6FF8"/>
    <w:rsid w:val="00D318FA"/>
    <w:rsid w:val="00DB053B"/>
    <w:rsid w:val="00E413E1"/>
    <w:rsid w:val="00E548E1"/>
    <w:rsid w:val="00E64B40"/>
    <w:rsid w:val="00EE7187"/>
    <w:rsid w:val="00F36EF8"/>
    <w:rsid w:val="00F647EE"/>
    <w:rsid w:val="00F70333"/>
    <w:rsid w:val="00F71CE9"/>
    <w:rsid w:val="00FE52F6"/>
    <w:rsid w:val="00FF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7D2734"/>
  <w15:chartTrackingRefBased/>
  <w15:docId w15:val="{710B5808-3483-284B-9767-5D4991D84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7C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7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C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C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C9A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C9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C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C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C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7C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77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7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7C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7C9A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77C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7C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7C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7C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7C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C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7C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7C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7C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C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C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7C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7C9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E52F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rsid w:val="00FE52F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E413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E413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tech.eboom.com.cn/kpbase/login.xhtml?f=%2FsmsWay%2Findex.xhtml%3FfunctionID%3D8a2f462a5febf979015fec050287005f" TargetMode="External"/><Relationship Id="rId12" Type="http://schemas.openxmlformats.org/officeDocument/2006/relationships/hyperlink" Target="http://tech.eboom.com.cn/kpbase/site/index.xhtml?functionID=8af5993a4f21b33a014f2510f740004a" TargetMode="Externa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://tech.onefind.club/kpbase/login.xhtml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://tech.eboom.com.cn/kpbase/application/index.xhtml?functionID=8af5993a4f21b33a014f25109d0e004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eboom.com.cn/interface-server/api/" TargetMode="External"/><Relationship Id="rId14" Type="http://schemas.openxmlformats.org/officeDocument/2006/relationships/hyperlink" Target="http://tech.eboom.com.cn/kpbase/company/index.xhtml?functionID=8af5993a4f21b33a014f2510f740004a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 Zhao</dc:creator>
  <cp:keywords/>
  <dc:description/>
  <cp:lastModifiedBy>Sed Zhao</cp:lastModifiedBy>
  <cp:revision>128</cp:revision>
  <dcterms:created xsi:type="dcterms:W3CDTF">2025-12-24T07:39:00Z</dcterms:created>
  <dcterms:modified xsi:type="dcterms:W3CDTF">2025-12-25T11:04:00Z</dcterms:modified>
</cp:coreProperties>
</file>